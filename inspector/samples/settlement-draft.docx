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SETTLEMENT AGREEMENT AND RELEASE — DRAFT</w:t>
      </w:r>
    </w:p>
    <w:p>
      <w:r>
        <w:t>This Agreement is entered into as of the date last signed below.</w:t>
      </w:r>
    </w:p>
    <w:p>
      <w:r>
        <w:t xml:space="preserve">1. The parties agree to </w:t>
      </w:r>
      <w:ins w:id="101" w:author="J. Okafor" w:date="2026-02-19T14:22:00Z">
        <w:r>
          <w:t xml:space="preserve">mutually </w:t>
        </w:r>
      </w:ins>
      <w:del w:id="102" w:author="J. Okafor" w:date="2026-02-19T14:23:00Z">
        <w:r>
          <w:delText xml:space="preserve">immediately and unconditionally </w:delText>
        </w:r>
      </w:del>
      <w:r>
        <w:t>release all claims arising from the matters described in Recital B.</w:t>
      </w:r>
    </w:p>
    <w:p>
      <w:r>
        <w:t xml:space="preserve">2. Consideration in the amount of </w:t>
      </w:r>
      <w:del w:id="103" w:author="M. Whitfield" w:date="2026-02-14T09:05:00Z">
        <w:r>
          <w:delText>$85,000</w:delText>
        </w:r>
      </w:del>
      <w:ins w:id="104" w:author="M. Whitfield" w:date="2026-02-14T09:05:00Z">
        <w:r>
          <w:t>$110,000</w:t>
        </w:r>
      </w:ins>
      <w:r>
        <w:t xml:space="preserve"> shall be paid within thirty (30) days.</w:t>
      </w:r>
      <w:commentRangeStart w:id="1"/>
      <w:commentRangeEnd w:id="1"/>
      <w:r>
        <w:commentReference w:id="1"/>
      </w:r>
    </w:p>
    <w:p>
      <w:r>
        <w:t xml:space="preserve">3. This Agreement shall be governed by the laws of the State of </w:t>
      </w:r>
      <w:ins w:id="105" w:author="A. Beltran" w:date="2026-02-21T16:40:00Z">
        <w:r>
          <w:t>Texas</w:t>
        </w:r>
      </w:ins>
      <w:r>
        <w:t>.</w:t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>
  <w:comment w:id="1" w:author="A. Beltran" w:initials="AB" w:date="2026-02-21T16:38:00Z">
    <w:p>
      <w:r>
        <w:t>Confirm the client actually approved this number before it goes out. I do not have it in writing.</w:t>
      </w:r>
    </w:p>
  </w:comment>
</w:comment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comments" Target="comment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Harlan &amp; Reese LLP</Company>
  <Manager>D. Harlan</Manager>
  <Template>FirmAgreement.dotx</Template>
  <TotalTime>487</TotalTime>
  <Pages>4</Pages>
  <Words>1180</Words>
  <Characters>6742</Character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Settlement Agreement and Release (draft)</dc:title>
  <dc:subject>Renner v. Caldwell Logistics</dc:subject>
  <dc:creator>M. Whitfield</dc:creator>
  <cp:keywords>settlement; draft; do not circulate</cp:keywords>
  <dc:description>Working draft. Numbers not yet confirmed with client.</dc:description>
  <cp:lastModifiedBy>J. Okafor</cp:lastModifiedBy>
  <cp:revision>14</cp:revision>
  <cp:category>Litigation</cp:category>
  <dcterms:created xsi:type="dcterms:W3CDTF">2026-02-09T15:41:00Z</dcterms:created>
  <dcterms:modified xsi:type="dcterms:W3CDTF">2026-02-21T16:44:00Z</dcterms:modified>
  <cp:lastPrinted>2026-02-20T11:02:00Z</cp:lastPrinted>
</cp:coreProperties>
</file>